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40"/>
          <w:szCs w:val="40"/>
        </w:rPr>
      </w:pPr>
      <w:bookmarkStart w:colFirst="0" w:colLast="0" w:name="_88jknhyl499v" w:id="0"/>
      <w:bookmarkEnd w:id="0"/>
      <w:r w:rsidDel="00000000" w:rsidR="00000000" w:rsidRPr="00000000">
        <w:rPr>
          <w:sz w:val="40"/>
          <w:szCs w:val="40"/>
          <w:rtl w:val="0"/>
        </w:rPr>
        <w:t xml:space="preserve">Emergence of task-related activity in a striato-cingulate network during early task learning </w:t>
      </w:r>
    </w:p>
    <w:p w:rsidR="00000000" w:rsidDel="00000000" w:rsidP="00000000" w:rsidRDefault="00000000" w:rsidRPr="00000000" w14:paraId="00000002">
      <w:pPr>
        <w:pStyle w:val="Title"/>
        <w:rPr>
          <w:sz w:val="40"/>
          <w:szCs w:val="40"/>
        </w:rPr>
      </w:pPr>
      <w:bookmarkStart w:colFirst="0" w:colLast="0" w:name="_3orksicn7so2" w:id="1"/>
      <w:bookmarkEnd w:id="1"/>
      <w:r w:rsidDel="00000000" w:rsidR="00000000" w:rsidRPr="00000000">
        <w:rPr>
          <w:sz w:val="40"/>
          <w:szCs w:val="40"/>
          <w:rtl w:val="0"/>
        </w:rPr>
        <w:t xml:space="preserve">OR</w:t>
        <w:br w:type="textWrapping"/>
        <w:t xml:space="preserve">Spatial mapping in the striato-cingulate network precedes goal-directed task learning and expression </w:t>
      </w:r>
    </w:p>
    <w:p w:rsidR="00000000" w:rsidDel="00000000" w:rsidP="00000000" w:rsidRDefault="00000000" w:rsidRPr="00000000" w14:paraId="00000003">
      <w:pPr>
        <w:pStyle w:val="Title"/>
        <w:rPr>
          <w:sz w:val="48"/>
          <w:szCs w:val="48"/>
        </w:rPr>
      </w:pPr>
      <w:bookmarkStart w:colFirst="0" w:colLast="0" w:name="_ol809hoqqz9k" w:id="2"/>
      <w:bookmarkEnd w:id="2"/>
      <w:r w:rsidDel="00000000" w:rsidR="00000000" w:rsidRPr="00000000">
        <w:rPr>
          <w:sz w:val="40"/>
          <w:szCs w:val="40"/>
          <w:rtl w:val="0"/>
        </w:rPr>
        <w:t xml:space="preserve">OR</w:t>
      </w:r>
      <w:r w:rsidDel="00000000" w:rsidR="00000000" w:rsidRPr="00000000">
        <w:rPr>
          <w:rtl w:val="0"/>
        </w:rPr>
      </w:r>
    </w:p>
    <w:p w:rsidR="00000000" w:rsidDel="00000000" w:rsidP="00000000" w:rsidRDefault="00000000" w:rsidRPr="00000000" w14:paraId="00000004">
      <w:pPr>
        <w:pStyle w:val="Title"/>
        <w:rPr>
          <w:sz w:val="40"/>
          <w:szCs w:val="40"/>
        </w:rPr>
      </w:pPr>
      <w:bookmarkStart w:colFirst="0" w:colLast="0" w:name="_h5d8548ixdqo" w:id="3"/>
      <w:bookmarkEnd w:id="3"/>
      <w:r w:rsidDel="00000000" w:rsidR="00000000" w:rsidRPr="00000000">
        <w:rPr>
          <w:sz w:val="40"/>
          <w:szCs w:val="40"/>
          <w:rtl w:val="0"/>
        </w:rPr>
        <w:t xml:space="preserve">A Stable Spatial Map in the Striato-Cingulate Network Precedes the Emergence of Goal-Directed Action Ensembles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rPr/>
        <w:sectPr>
          <w:pgSz w:h="16834" w:w="11909" w:orient="portrait"/>
          <w:pgMar w:bottom="1440" w:top="1440" w:left="1440" w:right="1440" w:header="720" w:footer="720"/>
          <w:pgNumType w:start="1"/>
        </w:sectPr>
      </w:pPr>
      <w:bookmarkStart w:colFirst="0" w:colLast="0" w:name="_mvaftna98c76" w:id="4"/>
      <w:bookmarkEnd w:id="4"/>
      <w:r w:rsidDel="00000000" w:rsidR="00000000" w:rsidRPr="00000000">
        <w:rPr>
          <w:rtl w:val="0"/>
        </w:rPr>
        <w:t xml:space="preserve">Graphical Abstract</w:t>
      </w:r>
    </w:p>
    <w:p w:rsidR="00000000" w:rsidDel="00000000" w:rsidP="00000000" w:rsidRDefault="00000000" w:rsidRPr="00000000" w14:paraId="00000009">
      <w:pPr>
        <w:pStyle w:val="Heading1"/>
        <w:rPr/>
      </w:pPr>
      <w:bookmarkStart w:colFirst="0" w:colLast="0" w:name="_dfj07v8ilv2n" w:id="5"/>
      <w:bookmarkEnd w:id="5"/>
      <w:r w:rsidDel="00000000" w:rsidR="00000000" w:rsidRPr="00000000">
        <w:rPr>
          <w:rtl w:val="0"/>
        </w:rPr>
        <w:t xml:space="preserve">Introduction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Acquisition and expression of adaptive behaviours is known to rely on the striatum (Graybiel &amp; Grafton, 2015). Initial acquisition of goal-driven behaviours relies on the dorsomedial striatum (DMS) (ref), since DMS lesions or chemogenetic silencing abolish </w:t>
      </w:r>
      <w:r w:rsidDel="00000000" w:rsidR="00000000" w:rsidRPr="00000000">
        <w:rPr>
          <w:b w:val="1"/>
          <w:bCs w:val="1"/>
          <w:rtl w:val="0"/>
        </w:rPr>
        <w:t xml:space="preserve">outcome-sensitive</w:t>
      </w:r>
      <w:r w:rsidDel="00000000" w:rsidR="00000000" w:rsidRPr="00000000">
        <w:rPr>
          <w:rtl w:val="0"/>
        </w:rPr>
        <w:t xml:space="preserve"> (goal-directed) performance. On the other hand, the more automatic, stimulus-driven, habitual responses that emerge later in learning rely on the dorsolateral part of the striatum (DLS) (ref). Additionally, the anterior cingulate cortex (ACC) has a well-known role in the representation of rewards and goal-directed action (ref). </w:t>
      </w:r>
      <w:ins w:author="Theoklitos Amvrosiadis" w:id="0" w:date="2025-06-19T13:46:06Z">
        <w:r w:rsidDel="00000000" w:rsidR="00000000" w:rsidRPr="00000000">
          <w:rPr>
            <w:highlight w:val="yellow"/>
            <w:rtl w:val="0"/>
            <w:rPrChange w:author="Theoklitos Amvrosiadis" w:id="1" w:date="2025-06-19T13:46:06Z">
              <w:rPr/>
            </w:rPrChange>
          </w:rPr>
          <w:t xml:space="preserve">Mention</w:t>
        </w:r>
        <w:r w:rsidDel="00000000" w:rsidR="00000000" w:rsidRPr="00000000">
          <w:rPr>
            <w:highlight w:val="yellow"/>
            <w:rtl w:val="0"/>
            <w:rPrChange w:author="Theoklitos Amvrosiadis" w:id="1" w:date="2025-06-19T13:46:06Z">
              <w:rPr/>
            </w:rPrChange>
          </w:rPr>
          <w:t xml:space="preserve"> ACC's role in effort-based decision-making and tracking the value of actions, since we’re going to talk about minimising effort and maximising the value..</w:t>
        </w:r>
        <w:r w:rsidDel="00000000" w:rsidR="00000000" w:rsidRPr="00000000">
          <w:rPr>
            <w:rtl w:val="0"/>
          </w:rPr>
          <w:t xml:space="preserve"> </w:t>
        </w:r>
      </w:ins>
      <w:r w:rsidDel="00000000" w:rsidR="00000000" w:rsidRPr="00000000">
        <w:rPr>
          <w:rtl w:val="0"/>
        </w:rPr>
        <w:t xml:space="preserve">These areas interact through both direct and indirect connections (ref); ACC pyramidal neurons send monosynaptic glutamatergic projections to the DMS head and share thalamic loops (ref)</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Even though the role of these areas for goal-directed and habitual behaviour is well understood on the scale of several sessions, it is unclear how activity in this network evolves during initial exposure of an animal to a behavioural task, before overt performance improvements emerge, and how this influences subsequent task acquisition and expression.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To investigate this, we performed in vivo extracellular electrophysiological recordings in all three areas simultaneously using neuropixels probes (ref) while head-fixed animals navigated a virtual corridor to obtain a reward following a visual landmark. Behavioural performance of the animals in this task improved within a single session, allowing us to elucidate the contribution of emerging neural activity patterns within the striato-cingulate network to the improved behaviour. Using large-scale recordings and computational modelling, we reveal a two-stage process: an initial, rapid stabilisation of a network-wide spatial representation is followed by the slower emergence of functionally-specific neural ensembles that map onto computational variables of reinforcement learning and drive optimal behaviour.</w:t>
      </w:r>
    </w:p>
    <w:p w:rsidR="00000000" w:rsidDel="00000000" w:rsidP="00000000" w:rsidRDefault="00000000" w:rsidRPr="00000000" w14:paraId="00000010">
      <w:pPr>
        <w:pStyle w:val="Heading1"/>
        <w:rPr/>
        <w:sectPr>
          <w:type w:val="nextPage"/>
          <w:pgSz w:h="16834" w:w="11909" w:orient="portrait"/>
          <w:pgMar w:bottom="1440" w:top="1440" w:left="1440" w:right="1440" w:header="720" w:footer="720"/>
        </w:sectPr>
      </w:pPr>
      <w:bookmarkStart w:colFirst="0" w:colLast="0" w:name="_lq7ovipamiwt" w:id="6"/>
      <w:bookmarkEnd w:id="6"/>
      <w:r w:rsidDel="00000000" w:rsidR="00000000" w:rsidRPr="00000000">
        <w:rPr>
          <w:rtl w:val="0"/>
        </w:rPr>
      </w:r>
    </w:p>
    <w:p w:rsidR="00000000" w:rsidDel="00000000" w:rsidP="00000000" w:rsidRDefault="00000000" w:rsidRPr="00000000" w14:paraId="00000011">
      <w:pPr>
        <w:pStyle w:val="Heading1"/>
        <w:rPr/>
      </w:pPr>
      <w:bookmarkStart w:colFirst="0" w:colLast="0" w:name="_aexywn6coj94" w:id="7"/>
      <w:bookmarkEnd w:id="7"/>
      <w:r w:rsidDel="00000000" w:rsidR="00000000" w:rsidRPr="00000000">
        <w:rPr>
          <w:rtl w:val="0"/>
        </w:rPr>
        <w:t xml:space="preserve">Results</w:t>
      </w:r>
    </w:p>
    <w:p w:rsidR="00000000" w:rsidDel="00000000" w:rsidP="00000000" w:rsidRDefault="00000000" w:rsidRPr="00000000" w14:paraId="00000012">
      <w:pPr>
        <w:pStyle w:val="Heading2"/>
        <w:rPr/>
      </w:pPr>
      <w:bookmarkStart w:colFirst="0" w:colLast="0" w:name="_tk15vznl8oi1" w:id="8"/>
      <w:bookmarkEnd w:id="8"/>
      <w:r w:rsidDel="00000000" w:rsidR="00000000" w:rsidRPr="00000000">
        <w:rPr>
          <w:rtl w:val="0"/>
        </w:rPr>
        <w:t xml:space="preserve">Mice rapidly learn an optimal licking strategy within a single experimental session</w:t>
      </w:r>
    </w:p>
    <w:p w:rsidR="00000000" w:rsidDel="00000000" w:rsidP="00000000" w:rsidRDefault="00000000" w:rsidRPr="00000000" w14:paraId="00000013">
      <w:pPr>
        <w:rPr/>
      </w:pPr>
      <w:r w:rsidDel="00000000" w:rsidR="00000000" w:rsidRPr="00000000">
        <w:rPr>
          <w:rtl w:val="0"/>
        </w:rPr>
        <w:t xml:space="preserve">Following several days of habituation to the behavioural setup, including learning to run freely on the wheel and consume rewards from a spout, mice were introduced to a novel virtual corridor in which they were required to lick in a hidden reward zone (RZ) immediately after a visual landmark (VZ) to obtain a water reward (Fig1A - virtual corridor schematic). Within a few tens of trials, animals learned to restrict their licks to a short spatial window from just before the VZ to the RZ (Fig1B - lick heatmap), transitioning from random to goal-directed licking. Due to the inherent trade-off between running velocity and licking, this behavioural pattern is optimal when maximising the reward obtained per unit time (reward rate) under some positional uncertainty (Fig1C - inverse relationship of licks and velocity /D- different strategies produce suboptimal reward rates, perfect knowledge produces optimum). A reinforcement learning agent trained on the same task reproduced the animals’ behaviour (Fig1E - lick heatmap of RL agent).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rPr/>
      </w:pPr>
      <w:bookmarkStart w:colFirst="0" w:colLast="0" w:name="_msh99epynu8a" w:id="9"/>
      <w:bookmarkEnd w:id="9"/>
      <w:r w:rsidDel="00000000" w:rsidR="00000000" w:rsidRPr="00000000">
        <w:rPr>
          <w:rtl w:val="0"/>
        </w:rPr>
        <w:t xml:space="preserve">Rapid emergence of stable and informative spatial representations precedes overt behavioural improvement</w:t>
      </w:r>
    </w:p>
    <w:p w:rsidR="00000000" w:rsidDel="00000000" w:rsidP="00000000" w:rsidRDefault="00000000" w:rsidRPr="00000000" w14:paraId="00000018">
      <w:pPr>
        <w:numPr>
          <w:ilvl w:val="0"/>
          <w:numId w:val="4"/>
        </w:numPr>
        <w:ind w:left="720" w:hanging="360"/>
        <w:rPr>
          <w:u w:val="none"/>
        </w:rPr>
      </w:pPr>
      <w:r w:rsidDel="00000000" w:rsidR="00000000" w:rsidRPr="00000000">
        <w:rPr>
          <w:rtl w:val="0"/>
        </w:rPr>
        <w:t xml:space="preserve">Figure 2A</w:t>
      </w:r>
      <w:r w:rsidDel="00000000" w:rsidR="00000000" w:rsidRPr="00000000">
        <w:rPr>
          <w:b w:val="1"/>
          <w:bCs w:val="1"/>
          <w:rtl w:val="0"/>
        </w:rPr>
        <w:t xml:space="preserve">:</w:t>
      </w:r>
      <w:r w:rsidDel="00000000" w:rsidR="00000000" w:rsidRPr="00000000">
        <w:rPr>
          <w:rtl w:val="0"/>
        </w:rPr>
        <w:t xml:space="preserve"> Trial-to-trial neural stability increases early</w:t>
      </w:r>
    </w:p>
    <w:p w:rsidR="00000000" w:rsidDel="00000000" w:rsidP="00000000" w:rsidRDefault="00000000" w:rsidRPr="00000000" w14:paraId="00000019">
      <w:pPr>
        <w:numPr>
          <w:ilvl w:val="0"/>
          <w:numId w:val="4"/>
        </w:numPr>
        <w:ind w:left="720" w:hanging="360"/>
        <w:rPr>
          <w:u w:val="none"/>
        </w:rPr>
      </w:pPr>
      <w:r w:rsidDel="00000000" w:rsidR="00000000" w:rsidRPr="00000000">
        <w:rPr>
          <w:rtl w:val="0"/>
        </w:rPr>
        <w:t xml:space="preserve">Figure 2B</w:t>
      </w:r>
      <w:r w:rsidDel="00000000" w:rsidR="00000000" w:rsidRPr="00000000">
        <w:rPr>
          <w:b w:val="1"/>
          <w:bCs w:val="1"/>
          <w:rtl w:val="0"/>
        </w:rPr>
        <w:t xml:space="preserve">:</w:t>
      </w:r>
      <w:r w:rsidDel="00000000" w:rsidR="00000000" w:rsidRPr="00000000">
        <w:rPr>
          <w:rtl w:val="0"/>
        </w:rPr>
        <w:t xml:space="preserve"> Spatial decoding accuracy improves rapidly</w:t>
      </w:r>
    </w:p>
    <w:p w:rsidR="00000000" w:rsidDel="00000000" w:rsidP="00000000" w:rsidRDefault="00000000" w:rsidRPr="00000000" w14:paraId="0000001A">
      <w:pPr>
        <w:numPr>
          <w:ilvl w:val="0"/>
          <w:numId w:val="4"/>
        </w:numPr>
        <w:ind w:left="720" w:hanging="360"/>
        <w:rPr>
          <w:u w:val="none"/>
        </w:rPr>
      </w:pPr>
      <w:r w:rsidDel="00000000" w:rsidR="00000000" w:rsidRPr="00000000">
        <w:rPr>
          <w:rtl w:val="0"/>
        </w:rPr>
        <w:t xml:space="preserve">Figure 2C: Decoding improvement does not predict learning rate</w:t>
      </w:r>
    </w:p>
    <w:p w:rsidR="00000000" w:rsidDel="00000000" w:rsidP="00000000" w:rsidRDefault="00000000" w:rsidRPr="00000000" w14:paraId="0000001B">
      <w:pPr>
        <w:numPr>
          <w:ilvl w:val="0"/>
          <w:numId w:val="4"/>
        </w:numPr>
        <w:ind w:left="720" w:hanging="360"/>
        <w:rPr>
          <w:u w:val="none"/>
        </w:rPr>
      </w:pPr>
      <w:r w:rsidDel="00000000" w:rsidR="00000000" w:rsidRPr="00000000">
        <w:rPr>
          <w:rtl w:val="0"/>
        </w:rPr>
        <w:t xml:space="preserve">Figure 2C:</w:t>
      </w:r>
      <w:r w:rsidDel="00000000" w:rsidR="00000000" w:rsidRPr="00000000">
        <w:rPr>
          <w:rtl w:val="0"/>
        </w:rPr>
        <w:t xml:space="preserve"> Decoding accuracy is linked to trial-by-trial performance (??)</w:t>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2"/>
        <w:rPr/>
      </w:pPr>
      <w:bookmarkStart w:colFirst="0" w:colLast="0" w:name="_elpnff6bl7b4" w:id="10"/>
      <w:bookmarkEnd w:id="10"/>
      <w:r w:rsidDel="00000000" w:rsidR="00000000" w:rsidRPr="00000000">
        <w:rPr>
          <w:rtl w:val="0"/>
        </w:rPr>
        <w:t xml:space="preserve">Task learning gives rise to distinct, task-related neural ensembles shared across the network</w:t>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Figure 3A: Identification of neural ensembles using TCA</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Figure 3B</w:t>
      </w:r>
      <w:r w:rsidDel="00000000" w:rsidR="00000000" w:rsidRPr="00000000">
        <w:rPr>
          <w:b w:val="1"/>
          <w:bCs w:val="1"/>
          <w:rtl w:val="0"/>
        </w:rPr>
        <w:t xml:space="preserve">:</w:t>
      </w:r>
      <w:r w:rsidDel="00000000" w:rsidR="00000000" w:rsidRPr="00000000">
        <w:rPr>
          <w:rtl w:val="0"/>
        </w:rPr>
        <w:t xml:space="preserve"> Ensembles exhibit distinct spatial tuning</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Figure 3C</w:t>
      </w:r>
      <w:r w:rsidDel="00000000" w:rsidR="00000000" w:rsidRPr="00000000">
        <w:rPr>
          <w:b w:val="1"/>
          <w:bCs w:val="1"/>
          <w:rtl w:val="0"/>
        </w:rPr>
        <w:t xml:space="preserve">:</w:t>
      </w:r>
      <w:r w:rsidDel="00000000" w:rsidR="00000000" w:rsidRPr="00000000">
        <w:rPr>
          <w:rtl w:val="0"/>
        </w:rPr>
        <w:t xml:space="preserve"> Ensembles emerge with different time courses</w:t>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Figure 3D:</w:t>
      </w:r>
      <w:r w:rsidDel="00000000" w:rsidR="00000000" w:rsidRPr="00000000">
        <w:rPr>
          <w:rtl w:val="0"/>
        </w:rPr>
        <w:t xml:space="preserve"> Anatomical distribution of ensembles (??)</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Figure 3E: Cell-type composition of ensembles (??)</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Emergence of ensembles (ramping, landmark) that help decoding</w:t>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Slow emergence of ensemble that inhibits (?) licks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rPr/>
      </w:pPr>
      <w:bookmarkStart w:colFirst="0" w:colLast="0" w:name="_2hp26vqwnxsy" w:id="11"/>
      <w:bookmarkEnd w:id="11"/>
      <w:r w:rsidDel="00000000" w:rsidR="00000000" w:rsidRPr="00000000">
        <w:rPr>
          <w:rtl w:val="0"/>
        </w:rPr>
        <w:t xml:space="preserve">Functional ensembles encode computational variables for goal-directed control</w:t>
      </w:r>
    </w:p>
    <w:p w:rsidR="00000000" w:rsidDel="00000000" w:rsidP="00000000" w:rsidRDefault="00000000" w:rsidRPr="00000000" w14:paraId="0000002A">
      <w:pPr>
        <w:numPr>
          <w:ilvl w:val="0"/>
          <w:numId w:val="3"/>
        </w:numPr>
        <w:ind w:left="720" w:hanging="360"/>
        <w:rPr>
          <w:u w:val="none"/>
        </w:rPr>
      </w:pPr>
      <w:r w:rsidDel="00000000" w:rsidR="00000000" w:rsidRPr="00000000">
        <w:rPr>
          <w:b w:val="1"/>
          <w:bCs w:val="1"/>
          <w:rtl w:val="0"/>
        </w:rPr>
        <w:t xml:space="preserve">Figure 4A:</w:t>
      </w:r>
      <w:r w:rsidDel="00000000" w:rsidR="00000000" w:rsidRPr="00000000">
        <w:rPr>
          <w:rtl w:val="0"/>
        </w:rPr>
        <w:t xml:space="preserve"> Latent variables from the fitted RL model</w:t>
      </w:r>
    </w:p>
    <w:p w:rsidR="00000000" w:rsidDel="00000000" w:rsidP="00000000" w:rsidRDefault="00000000" w:rsidRPr="00000000" w14:paraId="0000002B">
      <w:pPr>
        <w:numPr>
          <w:ilvl w:val="0"/>
          <w:numId w:val="3"/>
        </w:numPr>
        <w:ind w:left="720" w:hanging="360"/>
        <w:rPr>
          <w:u w:val="none"/>
        </w:rPr>
      </w:pPr>
      <w:r w:rsidDel="00000000" w:rsidR="00000000" w:rsidRPr="00000000">
        <w:rPr>
          <w:b w:val="1"/>
          <w:bCs w:val="1"/>
          <w:rtl w:val="0"/>
        </w:rPr>
        <w:t xml:space="preserve">Figure 4B:</w:t>
      </w:r>
      <w:r w:rsidDel="00000000" w:rsidR="00000000" w:rsidRPr="00000000">
        <w:rPr>
          <w:rtl w:val="0"/>
        </w:rPr>
        <w:t xml:space="preserve"> Ensembles encode specific computational variables (??)</w:t>
      </w:r>
    </w:p>
    <w:p w:rsidR="00000000" w:rsidDel="00000000" w:rsidP="00000000" w:rsidRDefault="00000000" w:rsidRPr="00000000" w14:paraId="0000002C">
      <w:pPr>
        <w:numPr>
          <w:ilvl w:val="0"/>
          <w:numId w:val="3"/>
        </w:numPr>
        <w:ind w:left="720" w:hanging="360"/>
        <w:rPr>
          <w:u w:val="none"/>
        </w:rPr>
      </w:pPr>
      <w:r w:rsidDel="00000000" w:rsidR="00000000" w:rsidRPr="00000000">
        <w:rPr>
          <w:b w:val="1"/>
          <w:bCs w:val="1"/>
          <w:rtl w:val="0"/>
        </w:rPr>
        <w:t xml:space="preserve">Figure 4C:</w:t>
      </w:r>
      <w:r w:rsidDel="00000000" w:rsidR="00000000" w:rsidRPr="00000000">
        <w:rPr>
          <w:rtl w:val="0"/>
        </w:rPr>
        <w:t xml:space="preserve"> Functionally-identified ensembles are critical for task representation. Ensemble ablation analysis on decoding</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1"/>
        <w:rPr/>
        <w:sectPr>
          <w:type w:val="nextPage"/>
          <w:pgSz w:h="16834" w:w="11909" w:orient="portrait"/>
          <w:pgMar w:bottom="1440" w:top="1440" w:left="1440" w:right="1440" w:header="720" w:footer="720"/>
        </w:sectPr>
      </w:pPr>
      <w:bookmarkStart w:colFirst="0" w:colLast="0" w:name="_tuto84gts8m" w:id="12"/>
      <w:bookmarkEnd w:id="12"/>
      <w:r w:rsidDel="00000000" w:rsidR="00000000" w:rsidRPr="00000000">
        <w:rPr>
          <w:rtl w:val="0"/>
        </w:rPr>
      </w:r>
    </w:p>
    <w:p w:rsidR="00000000" w:rsidDel="00000000" w:rsidP="00000000" w:rsidRDefault="00000000" w:rsidRPr="00000000" w14:paraId="00000033">
      <w:pPr>
        <w:pStyle w:val="Heading1"/>
        <w:rPr/>
      </w:pPr>
      <w:bookmarkStart w:colFirst="0" w:colLast="0" w:name="_wax1wtok0wqf" w:id="13"/>
      <w:bookmarkEnd w:id="13"/>
      <w:r w:rsidDel="00000000" w:rsidR="00000000" w:rsidRPr="00000000">
        <w:rPr>
          <w:rtl w:val="0"/>
        </w:rPr>
        <w:t xml:space="preserve">Methods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2"/>
        <w:spacing w:before="0" w:lineRule="auto"/>
        <w:rPr/>
      </w:pPr>
      <w:bookmarkStart w:colFirst="0" w:colLast="0" w:name="_gukoy2ulrfdm" w:id="14"/>
      <w:bookmarkEnd w:id="14"/>
      <w:r w:rsidDel="00000000" w:rsidR="00000000" w:rsidRPr="00000000">
        <w:rPr>
          <w:rtl w:val="0"/>
        </w:rPr>
        <w:t xml:space="preserve">Decoding of Spatial Position and Behavioral Output</w:t>
      </w:r>
    </w:p>
    <w:p w:rsidR="00000000" w:rsidDel="00000000" w:rsidP="00000000" w:rsidRDefault="00000000" w:rsidRPr="00000000" w14:paraId="00000036">
      <w:pPr>
        <w:spacing w:before="0" w:lineRule="auto"/>
        <w:rPr/>
      </w:pPr>
      <w:r w:rsidDel="00000000" w:rsidR="00000000" w:rsidRPr="00000000">
        <w:rPr>
          <w:rtl w:val="0"/>
        </w:rPr>
        <w:t xml:space="preserve">To investigate how the cortico-striatal network encodes the animal’s spatial location and drives goal-directed licking, we employed two distinct decoding approaches: a Poisson Naive Bayes maximum-likelihood (ML) decoder for discrete spatial position, and an analytical log-link Ridge regression model to reconstruct continuous spatiotemporal licking patterns.</w:t>
      </w:r>
    </w:p>
    <w:p w:rsidR="00000000" w:rsidDel="00000000" w:rsidP="00000000" w:rsidRDefault="00000000" w:rsidRPr="00000000" w14:paraId="00000037">
      <w:pPr>
        <w:spacing w:after="240" w:before="0" w:lineRule="auto"/>
        <w:rPr/>
      </w:pPr>
      <w:r w:rsidDel="00000000" w:rsidR="00000000" w:rsidRPr="00000000">
        <w:rPr>
          <w:rtl w:val="0"/>
        </w:rPr>
        <w:t xml:space="preserve">Both decoders were evaluated using a strict Leave-One-Trial-Out (LOTO) cross-validation scheme. For an experimental session of </w:t>
      </w:r>
      <m:oMath>
        <m:r>
          <w:rPr/>
          <m:t xml:space="preserve">N</m:t>
        </m:r>
      </m:oMath>
      <w:r w:rsidDel="00000000" w:rsidR="00000000" w:rsidRPr="00000000">
        <w:rPr>
          <w:rtl w:val="0"/>
        </w:rPr>
        <w:t xml:space="preserve"> trials, models were trained on </w:t>
      </w:r>
      <m:oMath>
        <m:r>
          <w:rPr/>
          <m:t xml:space="preserve">N-1</m:t>
        </m:r>
      </m:oMath>
      <w:r w:rsidDel="00000000" w:rsidR="00000000" w:rsidRPr="00000000">
        <w:rPr>
          <w:rtl w:val="0"/>
        </w:rPr>
        <w:t xml:space="preserve"> trials and tested on the single held-out trial. This process was repeated iteratively until every trial had been predicted. To ensure that decoders were evaluating goal-directed task engagement rather than random or disengaged behavior, task animal data was truncated at the behaviorally defined disengagement point, while control animal data (habituated in a blank corridor) utilized all available trials up to a maximum of 300. A minimum threshold of 3 recorded units across the network was required for an animal to be included in the decoding analysis.</w:t>
      </w:r>
    </w:p>
    <w:p w:rsidR="00000000" w:rsidDel="00000000" w:rsidP="00000000" w:rsidRDefault="00000000" w:rsidRPr="00000000" w14:paraId="00000038">
      <w:pPr>
        <w:pStyle w:val="Heading3"/>
        <w:spacing w:after="40" w:before="0" w:lineRule="auto"/>
        <w:rPr/>
      </w:pPr>
      <w:bookmarkStart w:colFirst="0" w:colLast="0" w:name="_no1ytdxl6vd5" w:id="15"/>
      <w:bookmarkEnd w:id="15"/>
      <w:r w:rsidDel="00000000" w:rsidR="00000000" w:rsidRPr="00000000">
        <w:rPr>
          <w:rtl w:val="0"/>
        </w:rPr>
        <w:t xml:space="preserve">Spatial Position Decoding and Uncertainty (Poisson Naive Bayes)</w:t>
      </w:r>
    </w:p>
    <w:p w:rsidR="00000000" w:rsidDel="00000000" w:rsidP="00000000" w:rsidRDefault="00000000" w:rsidRPr="00000000" w14:paraId="00000039">
      <w:pPr>
        <w:spacing w:after="240" w:before="0" w:lineRule="auto"/>
        <w:rPr/>
      </w:pPr>
      <w:r w:rsidDel="00000000" w:rsidR="00000000" w:rsidRPr="00000000">
        <w:rPr>
          <w:rtl w:val="0"/>
        </w:rPr>
        <w:t xml:space="preserve">To decode the instantaneous spatial position of the animal, we assumed that spike counts in each spatial bin followed an independent Poisson distribution.</w:t>
      </w:r>
    </w:p>
    <w:p w:rsidR="00000000" w:rsidDel="00000000" w:rsidP="00000000" w:rsidRDefault="00000000" w:rsidRPr="00000000" w14:paraId="0000003A">
      <w:pPr>
        <w:spacing w:after="240" w:before="0" w:lineRule="auto"/>
        <w:rPr/>
      </w:pPr>
      <w:r w:rsidDel="00000000" w:rsidR="00000000" w:rsidRPr="00000000">
        <w:rPr>
          <w:rtl w:val="0"/>
        </w:rPr>
        <w:t xml:space="preserve">For each cross-validation fold, we estimated the expected spatial tuning curve $\lambda_{c,b}$ for each cell $c$ at spatial bin $b$ by averaging the spike counts across the $N-1$ training trials. A small regularization constant ($10^{-6}$) was added to all bins to prevent zero-frequency errors during logarithmic transformation.</w:t>
      </w:r>
    </w:p>
    <w:p w:rsidR="00000000" w:rsidDel="00000000" w:rsidP="00000000" w:rsidRDefault="00000000" w:rsidRPr="00000000" w14:paraId="0000003B">
      <w:pPr>
        <w:spacing w:after="240" w:before="0" w:lineRule="auto"/>
        <w:rPr/>
      </w:pPr>
      <w:r w:rsidDel="00000000" w:rsidR="00000000" w:rsidRPr="00000000">
        <w:rPr>
          <w:rtl w:val="0"/>
        </w:rPr>
        <w:t xml:space="preserve">During the test phase, the instantaneous neural population vector $r$ was evaluated at each spatial bin of the test trial. The log-likelihood ($LL$) that the observed population vector $r$ was generated at spatial bin $b$ was computed as:</w:t>
      </w:r>
    </w:p>
    <w:p w:rsidR="00000000" w:rsidDel="00000000" w:rsidP="00000000" w:rsidRDefault="00000000" w:rsidRPr="00000000" w14:paraId="0000003C">
      <w:pPr>
        <w:spacing w:before="0" w:lineRule="auto"/>
        <w:rPr/>
      </w:pPr>
      <w:r w:rsidDel="00000000" w:rsidR="00000000" w:rsidRPr="00000000">
        <w:rPr>
          <w:rtl w:val="0"/>
        </w:rPr>
        <w:t xml:space="preserve">$$LL_b = \sum_{c=1}^{C} \left( r_c \log(\lambda_{c,b}) - \lambda_{c,b} \right)$$</w:t>
      </w:r>
    </w:p>
    <w:p w:rsidR="00000000" w:rsidDel="00000000" w:rsidP="00000000" w:rsidRDefault="00000000" w:rsidRPr="00000000" w14:paraId="0000003D">
      <w:pPr>
        <w:spacing w:after="240" w:before="0" w:lineRule="auto"/>
        <w:rPr/>
      </w:pPr>
      <w:r w:rsidDel="00000000" w:rsidR="00000000" w:rsidRPr="00000000">
        <w:rPr>
          <w:rtl w:val="0"/>
        </w:rPr>
        <w:t xml:space="preserve">The decoded spatial location for that instance was defined as the bin $b$ that maximized the log-likelihood ($\arg\max_b LL_b$). Decoder performance was quantified using the Root Mean Square Error (RMSE), calculated as the square root of the mean squared difference between the predicted spatial bins and the actual spatial bins across the trial.</w:t>
      </w:r>
    </w:p>
    <w:p w:rsidR="00000000" w:rsidDel="00000000" w:rsidP="00000000" w:rsidRDefault="00000000" w:rsidRPr="00000000" w14:paraId="0000003E">
      <w:pPr>
        <w:spacing w:after="240" w:before="0" w:lineRule="auto"/>
        <w:rPr/>
      </w:pPr>
      <w:r w:rsidDel="00000000" w:rsidR="00000000" w:rsidRPr="00000000">
        <w:rPr>
          <w:rtl w:val="0"/>
        </w:rPr>
        <w:t xml:space="preserve">To quantify the network's certainty regarding its spatial estimate, we evaluated the Shannon entropy of the posterior spatial distribution. For each instance, the log-likelihoods across all spatial bins were transformed into a normalized posterior probability distribution $P(b|r)$ using the log-sum-exp trick (subtracting the maximum log-likelihood prior to exponentiation) to maintain numerical stability. The uncertainty of the spatial representation was then defined by the Shannon entropy:</w:t>
      </w:r>
    </w:p>
    <w:p w:rsidR="00000000" w:rsidDel="00000000" w:rsidP="00000000" w:rsidRDefault="00000000" w:rsidRPr="00000000" w14:paraId="0000003F">
      <w:pPr>
        <w:spacing w:before="0" w:lineRule="auto"/>
        <w:rPr/>
      </w:pPr>
      <w:r w:rsidDel="00000000" w:rsidR="00000000" w:rsidRPr="00000000">
        <w:rPr>
          <w:rtl w:val="0"/>
        </w:rPr>
        <w:t xml:space="preserve">$$H = -\sum_{b} P(b|r) \log_2(P(b|r) + \epsilon)$$</w:t>
      </w:r>
    </w:p>
    <w:p w:rsidR="00000000" w:rsidDel="00000000" w:rsidP="00000000" w:rsidRDefault="00000000" w:rsidRPr="00000000" w14:paraId="00000040">
      <w:pPr>
        <w:spacing w:after="240" w:before="0" w:lineRule="auto"/>
        <w:rPr/>
      </w:pPr>
      <w:r w:rsidDel="00000000" w:rsidR="00000000" w:rsidRPr="00000000">
        <w:rPr>
          <w:rtl w:val="0"/>
        </w:rPr>
        <w:t xml:space="preserve">A decrease in entropy (measured in bits) indicates a sharpening of the network's spatial tuning and higher decoding certainty.</w:t>
      </w:r>
    </w:p>
    <w:p w:rsidR="00000000" w:rsidDel="00000000" w:rsidP="00000000" w:rsidRDefault="00000000" w:rsidRPr="00000000" w14:paraId="00000041">
      <w:pPr>
        <w:pStyle w:val="Heading3"/>
        <w:spacing w:after="40" w:before="0" w:lineRule="auto"/>
        <w:rPr/>
      </w:pPr>
      <w:bookmarkStart w:colFirst="0" w:colLast="0" w:name="_szh4aut5rfpa" w:id="16"/>
      <w:bookmarkEnd w:id="16"/>
      <w:r w:rsidDel="00000000" w:rsidR="00000000" w:rsidRPr="00000000">
        <w:rPr>
          <w:rtl w:val="0"/>
        </w:rPr>
        <w:t xml:space="preserve">Spatial Lick Pattern Decoding (Bin-by-Bin Log-Link Ridge Regression)</w:t>
      </w:r>
    </w:p>
    <w:p w:rsidR="00000000" w:rsidDel="00000000" w:rsidP="00000000" w:rsidRDefault="00000000" w:rsidRPr="00000000" w14:paraId="00000042">
      <w:pPr>
        <w:spacing w:after="240" w:before="0" w:lineRule="auto"/>
        <w:rPr/>
      </w:pPr>
      <w:r w:rsidDel="00000000" w:rsidR="00000000" w:rsidRPr="00000000">
        <w:rPr>
          <w:rtl w:val="0"/>
        </w:rPr>
        <w:t xml:space="preserve">To decode the continuous spatial licking pattern (lick rate per spatial bin), we implemented a pseudo-Poisson Generalized Linear Model (GLM). Because standard Ridge regression assumes Gaussian errors and can output physiologically impossible negative spike rates, we utilized an analytical log-link approach.</w:t>
      </w:r>
    </w:p>
    <w:p w:rsidR="00000000" w:rsidDel="00000000" w:rsidP="00000000" w:rsidRDefault="00000000" w:rsidRPr="00000000" w14:paraId="00000043">
      <w:pPr>
        <w:spacing w:after="240" w:before="0" w:lineRule="auto"/>
        <w:rPr/>
      </w:pPr>
      <w:r w:rsidDel="00000000" w:rsidR="00000000" w:rsidRPr="00000000">
        <w:rPr>
          <w:rtl w:val="0"/>
        </w:rPr>
        <w:t xml:space="preserve">Continuous behavioral target lick rates ($Y$) were capped at the 99th percentile to suppress extreme outliers and transformed using a pseudo-Poisson link function: $Y_{\text{log}} = \log(Y + 1)$. The model was then fit independently for each spatial bin $b$. For the $N-1$ training trials, the population neural activity vector at bin $b$ ($X_b$) was z-scored (standardized), and analytical Ridge regression was used to compute the weights $W_b$:</w:t>
      </w:r>
    </w:p>
    <w:p w:rsidR="00000000" w:rsidDel="00000000" w:rsidP="00000000" w:rsidRDefault="00000000" w:rsidRPr="00000000" w14:paraId="00000044">
      <w:pPr>
        <w:spacing w:before="0" w:lineRule="auto"/>
        <w:rPr/>
      </w:pPr>
      <w:r w:rsidDel="00000000" w:rsidR="00000000" w:rsidRPr="00000000">
        <w:rPr>
          <w:rtl w:val="0"/>
        </w:rPr>
        <w:t xml:space="preserve">$$W_b = (X_b^T X_b + \lambda I)^{-1} X_b^T Y_{\text{log}, b}$$</w:t>
      </w:r>
    </w:p>
    <w:p w:rsidR="00000000" w:rsidDel="00000000" w:rsidP="00000000" w:rsidRDefault="00000000" w:rsidRPr="00000000" w14:paraId="00000045">
      <w:pPr>
        <w:spacing w:after="240" w:before="0" w:lineRule="auto"/>
        <w:rPr/>
      </w:pPr>
      <w:r w:rsidDel="00000000" w:rsidR="00000000" w:rsidRPr="00000000">
        <w:rPr>
          <w:rtl w:val="0"/>
        </w:rPr>
        <w:t xml:space="preserve">where $I$ is the identity matrix and the $L_2$ regularization penalty $\lambda$ was set to 1.0.</w:t>
      </w:r>
    </w:p>
    <w:p w:rsidR="00000000" w:rsidDel="00000000" w:rsidP="00000000" w:rsidRDefault="00000000" w:rsidRPr="00000000" w14:paraId="00000046">
      <w:pPr>
        <w:spacing w:after="240" w:before="0" w:lineRule="auto"/>
        <w:rPr/>
      </w:pPr>
      <w:r w:rsidDel="00000000" w:rsidR="00000000" w:rsidRPr="00000000">
        <w:rPr>
          <w:rtl w:val="0"/>
        </w:rPr>
        <w:t xml:space="preserve">For the held-out test trial, the log-link prediction was computed using the standardized test-trial neural vector and the learned weights, and subsequently transformed back into the linear lick-rate domain using the inverse link function: $\hat{Y} = \exp(\hat{X}_{\text{test}} W_b + \beta_0) - 1$. To strictly enforce biological plausibility, any predictions falling below zero were rectified to zero.</w:t>
      </w:r>
    </w:p>
    <w:p w:rsidR="00000000" w:rsidDel="00000000" w:rsidP="00000000" w:rsidRDefault="00000000" w:rsidRPr="00000000" w14:paraId="00000047">
      <w:pPr>
        <w:spacing w:after="240" w:before="0" w:lineRule="auto"/>
        <w:rPr/>
      </w:pPr>
      <w:r w:rsidDel="00000000" w:rsidR="00000000" w:rsidRPr="00000000">
        <w:rPr>
          <w:rtl w:val="0"/>
        </w:rPr>
        <w:t xml:space="preserve">Rather than computing errors strictly bin-by-bin, we reconstructed the full spatial array of predicted licks across the entire test corridor. Decoder performance was evaluated by calculating the Pearson correlation coefficient ($r$) between the full predicted spatial lick vector and the actual spatial lick vector for that specific trial, effectively capturing the model's ability to predict the trial-long structural pattern of the animal's behavior.</w:t>
      </w:r>
    </w:p>
    <w:p w:rsidR="00000000" w:rsidDel="00000000" w:rsidP="00000000" w:rsidRDefault="00000000" w:rsidRPr="00000000" w14:paraId="00000048">
      <w:pPr>
        <w:pStyle w:val="Heading3"/>
        <w:spacing w:after="40" w:before="0" w:lineRule="auto"/>
        <w:rPr/>
      </w:pPr>
      <w:bookmarkStart w:colFirst="0" w:colLast="0" w:name="_zc0rw9wp9e6n" w:id="17"/>
      <w:bookmarkEnd w:id="17"/>
      <w:r w:rsidDel="00000000" w:rsidR="00000000" w:rsidRPr="00000000">
        <w:rPr>
          <w:rtl w:val="0"/>
        </w:rPr>
        <w:t xml:space="preserve">Network Ablation and Statistical Controls</w:t>
      </w:r>
    </w:p>
    <w:p w:rsidR="00000000" w:rsidDel="00000000" w:rsidP="00000000" w:rsidRDefault="00000000" w:rsidRPr="00000000" w14:paraId="00000049">
      <w:pPr>
        <w:spacing w:after="240" w:before="0" w:lineRule="auto"/>
        <w:rPr/>
      </w:pPr>
      <w:r w:rsidDel="00000000" w:rsidR="00000000" w:rsidRPr="00000000">
        <w:rPr>
          <w:rtl w:val="0"/>
        </w:rPr>
        <w:t xml:space="preserve">To determine the causal necessity of specific anatomical regions for the encoded representations, we utilized an </w:t>
      </w:r>
      <w:r w:rsidDel="00000000" w:rsidR="00000000" w:rsidRPr="00000000">
        <w:rPr>
          <w:i w:val="1"/>
          <w:iCs w:val="1"/>
          <w:rtl w:val="0"/>
        </w:rPr>
        <w:t xml:space="preserve">in silico</w:t>
      </w:r>
      <w:r w:rsidDel="00000000" w:rsidR="00000000" w:rsidRPr="00000000">
        <w:rPr>
          <w:rtl w:val="0"/>
        </w:rPr>
        <w:t xml:space="preserve"> ablation approach. The full cross-validated decoding pipeline was run first using the complete cortico-striatal ensemble. Subsequently, the pipeline was repeated iteratively by computationally masking (removing) all units belonging to the Dorsomedial Striatum (DMS), Dorsolateral Striatum (DLS), or Anterior Cingulate Cortex (ACC). Drops in decoding accuracy or certainty relative to the full model were used to infer the contribution of the ablated region.</w:t>
      </w:r>
    </w:p>
    <w:p w:rsidR="00000000" w:rsidDel="00000000" w:rsidP="00000000" w:rsidRDefault="00000000" w:rsidRPr="00000000" w14:paraId="0000004A">
      <w:pPr>
        <w:spacing w:after="240" w:before="0" w:lineRule="auto"/>
        <w:rPr/>
      </w:pPr>
      <w:r w:rsidDel="00000000" w:rsidR="00000000" w:rsidRPr="00000000">
        <w:rPr>
          <w:rtl w:val="0"/>
        </w:rPr>
        <w:t xml:space="preserve">To establish statistical baselines, rigorous shuffle controls were performed independently for both decoders:</w:t>
      </w:r>
    </w:p>
    <w:p w:rsidR="00000000" w:rsidDel="00000000" w:rsidP="00000000" w:rsidRDefault="00000000" w:rsidRPr="00000000" w14:paraId="0000004B">
      <w:pPr>
        <w:numPr>
          <w:ilvl w:val="0"/>
          <w:numId w:val="2"/>
        </w:numPr>
        <w:spacing w:after="0" w:afterAutospacing="0" w:before="0" w:lineRule="auto"/>
        <w:ind w:left="720" w:hanging="360"/>
        <w:rPr/>
      </w:pPr>
      <w:r w:rsidDel="00000000" w:rsidR="00000000" w:rsidRPr="00000000">
        <w:rPr>
          <w:b w:val="1"/>
          <w:bCs w:val="1"/>
          <w:rtl w:val="0"/>
        </w:rPr>
        <w:t xml:space="preserve">Spatial Shuffle (ML Decoder):</w:t>
      </w:r>
      <w:r w:rsidDel="00000000" w:rsidR="00000000" w:rsidRPr="00000000">
        <w:rPr>
          <w:rtl w:val="0"/>
        </w:rPr>
        <w:t xml:space="preserve"> The relationship between neural activity and space was broken by randomly permuting the spatial bins of the training tuning curve ($\lambda_{c,b}$) independently for each neuron prior to test-trial evaluation.</w:t>
      </w:r>
    </w:p>
    <w:p w:rsidR="00000000" w:rsidDel="00000000" w:rsidP="00000000" w:rsidRDefault="00000000" w:rsidRPr="00000000" w14:paraId="0000004C">
      <w:pPr>
        <w:numPr>
          <w:ilvl w:val="0"/>
          <w:numId w:val="2"/>
        </w:numPr>
        <w:spacing w:after="240" w:before="0" w:lineRule="auto"/>
        <w:ind w:left="720" w:hanging="360"/>
        <w:rPr/>
      </w:pPr>
      <w:r w:rsidDel="00000000" w:rsidR="00000000" w:rsidRPr="00000000">
        <w:rPr>
          <w:b w:val="1"/>
          <w:bCs w:val="1"/>
          <w:rtl w:val="0"/>
        </w:rPr>
        <w:t xml:space="preserve">Trial Shuffle (Lick Decoder):</w:t>
      </w:r>
      <w:r w:rsidDel="00000000" w:rsidR="00000000" w:rsidRPr="00000000">
        <w:rPr>
          <w:rtl w:val="0"/>
        </w:rPr>
        <w:t xml:space="preserve"> The relationship between neural activity and behavior was broken by randomly permuting the trial indices of the target lick array ($Y$) prior to the log-transform and Ridge fitting. This tests whether the decoder is capturing true trial-by-trial variance or merely reflecting a session-averaged spatial mean.</w:t>
      </w:r>
    </w:p>
    <w:p w:rsidR="00000000" w:rsidDel="00000000" w:rsidP="00000000" w:rsidRDefault="00000000" w:rsidRPr="00000000" w14:paraId="0000004D">
      <w:pPr>
        <w:pStyle w:val="Heading3"/>
        <w:spacing w:after="40" w:before="0" w:lineRule="auto"/>
        <w:rPr/>
      </w:pPr>
      <w:bookmarkStart w:colFirst="0" w:colLast="0" w:name="_ffky39cxj3rw" w:id="18"/>
      <w:bookmarkEnd w:id="18"/>
      <w:r w:rsidDel="00000000" w:rsidR="00000000" w:rsidRPr="00000000">
        <w:rPr>
          <w:rtl w:val="0"/>
        </w:rPr>
        <w:t xml:space="preserve">Epoch Aggregation</w:t>
      </w:r>
    </w:p>
    <w:p w:rsidR="00000000" w:rsidDel="00000000" w:rsidP="00000000" w:rsidRDefault="00000000" w:rsidRPr="00000000" w14:paraId="0000004E">
      <w:pPr>
        <w:spacing w:after="240" w:before="0" w:lineRule="auto"/>
        <w:rPr/>
      </w:pPr>
      <w:r w:rsidDel="00000000" w:rsidR="00000000" w:rsidRPr="00000000">
        <w:rPr>
          <w:rtl w:val="0"/>
        </w:rPr>
        <w:t xml:space="preserve">To visualize the evolution of decoding accuracy across the learning process, trial-by-trial decoding metrics (RMSE, Entropy, and Pearson $r$) were aggregated into three 10-trial epochs aligned to the animal's behaviorally defined learning point (LP): Naive (Trials 1–10), Intermediate (Trials LP-10 to LP-1), and Expert (Trials LP to LP+9). For the control group, which lacked a defined behavioral transition, data epochs were extracted relative to the average LP computed from the task group.</w:t>
      </w:r>
    </w:p>
    <w:p w:rsidR="00000000" w:rsidDel="00000000" w:rsidP="00000000" w:rsidRDefault="00000000" w:rsidRPr="00000000" w14:paraId="0000004F">
      <w:pPr>
        <w:pStyle w:val="Heading2"/>
        <w:rPr/>
      </w:pPr>
      <w:bookmarkStart w:colFirst="0" w:colLast="0" w:name="_rx4lu9m61jtm" w:id="19"/>
      <w:bookmarkEnd w:id="19"/>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1"/>
        <w:rPr/>
        <w:sectPr>
          <w:type w:val="nextPage"/>
          <w:pgSz w:h="16834" w:w="11909" w:orient="portrait"/>
          <w:pgMar w:bottom="1440" w:top="1440" w:left="1440" w:right="1440" w:header="720" w:footer="720"/>
        </w:sectPr>
      </w:pPr>
      <w:bookmarkStart w:colFirst="0" w:colLast="0" w:name="_d3h5k526wm5m" w:id="20"/>
      <w:bookmarkEnd w:id="20"/>
      <w:r w:rsidDel="00000000" w:rsidR="00000000" w:rsidRPr="00000000">
        <w:rPr>
          <w:rtl w:val="0"/>
        </w:rPr>
      </w:r>
    </w:p>
    <w:p w:rsidR="00000000" w:rsidDel="00000000" w:rsidP="00000000" w:rsidRDefault="00000000" w:rsidRPr="00000000" w14:paraId="00000055">
      <w:pPr>
        <w:pStyle w:val="Heading1"/>
        <w:rPr/>
      </w:pPr>
      <w:bookmarkStart w:colFirst="0" w:colLast="0" w:name="_k85deks2028f" w:id="21"/>
      <w:bookmarkEnd w:id="21"/>
      <w:r w:rsidDel="00000000" w:rsidR="00000000" w:rsidRPr="00000000">
        <w:rPr>
          <w:rtl w:val="0"/>
        </w:rPr>
        <w:t xml:space="preserve">Supplementary Material</w:t>
      </w:r>
    </w:p>
    <w:p w:rsidR="00000000" w:rsidDel="00000000" w:rsidP="00000000" w:rsidRDefault="00000000" w:rsidRPr="00000000" w14:paraId="00000056">
      <w:pPr>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rPr/>
      </w:pPr>
      <w:bookmarkStart w:colFirst="0" w:colLast="0" w:name="_y8sww674wqdg" w:id="22"/>
      <w:bookmarkEnd w:id="22"/>
      <w:r w:rsidDel="00000000" w:rsidR="00000000" w:rsidRPr="00000000">
        <w:rPr>
          <w:rtl w:val="0"/>
        </w:rPr>
        <w:t xml:space="preserve">References</w:t>
      </w:r>
    </w:p>
    <w:p w:rsidR="00000000" w:rsidDel="00000000" w:rsidP="00000000" w:rsidRDefault="00000000" w:rsidRPr="00000000" w14:paraId="00000058">
      <w:pPr>
        <w:numPr>
          <w:ilvl w:val="0"/>
          <w:numId w:val="5"/>
        </w:numPr>
        <w:ind w:left="720" w:hanging="360"/>
        <w:rPr>
          <w:u w:val="none"/>
        </w:rPr>
      </w:pPr>
      <w:hyperlink r:id="rId6">
        <w:r w:rsidDel="00000000" w:rsidR="00000000" w:rsidRPr="00000000">
          <w:rPr>
            <w:color w:val="1155cc"/>
            <w:u w:val="single"/>
            <w:rtl w:val="0"/>
          </w:rPr>
          <w:t xml:space="preserve">The Striatum: Where Skills and Habits Meet</w:t>
        </w:r>
      </w:hyperlink>
      <w:r w:rsidDel="00000000" w:rsidR="00000000" w:rsidRPr="00000000">
        <w:rPr>
          <w:rtl w:val="0"/>
        </w:rPr>
      </w:r>
    </w:p>
    <w:p w:rsidR="00000000" w:rsidDel="00000000" w:rsidP="00000000" w:rsidRDefault="00000000" w:rsidRPr="00000000" w14:paraId="00000059">
      <w:pPr>
        <w:numPr>
          <w:ilvl w:val="0"/>
          <w:numId w:val="5"/>
        </w:numPr>
        <w:ind w:left="720" w:hanging="360"/>
        <w:rPr>
          <w:u w:val="none"/>
        </w:rPr>
      </w:pPr>
      <w:hyperlink r:id="rId7">
        <w:r w:rsidDel="00000000" w:rsidR="00000000" w:rsidRPr="00000000">
          <w:rPr>
            <w:color w:val="1155cc"/>
            <w:u w:val="single"/>
            <w:rtl w:val="0"/>
          </w:rPr>
          <w:t xml:space="preserve">The role of the dorsomedial striatum in instrumental conditioning - Yin - 2005 - European Journal of Neuroscience - Wiley Online Library</w:t>
        </w:r>
      </w:hyperlink>
      <w:r w:rsidDel="00000000" w:rsidR="00000000" w:rsidRPr="00000000">
        <w:rPr>
          <w:rtl w:val="0"/>
        </w:rPr>
      </w:r>
    </w:p>
    <w:p w:rsidR="00000000" w:rsidDel="00000000" w:rsidP="00000000" w:rsidRDefault="00000000" w:rsidRPr="00000000" w14:paraId="0000005A">
      <w:pPr>
        <w:numPr>
          <w:ilvl w:val="0"/>
          <w:numId w:val="5"/>
        </w:numPr>
        <w:ind w:left="720" w:hanging="360"/>
        <w:rPr>
          <w:u w:val="none"/>
        </w:rPr>
      </w:pPr>
      <w:hyperlink r:id="rId8">
        <w:r w:rsidDel="00000000" w:rsidR="00000000" w:rsidRPr="00000000">
          <w:rPr>
            <w:color w:val="1155cc"/>
            <w:u w:val="single"/>
            <w:rtl w:val="0"/>
          </w:rPr>
          <w:t xml:space="preserve">Dorsal Striatal Circuits for Habits, Compulsions and Addictions</w:t>
        </w:r>
      </w:hyperlink>
      <w:r w:rsidDel="00000000" w:rsidR="00000000" w:rsidRPr="00000000">
        <w:rPr>
          <w:rtl w:val="0"/>
        </w:rPr>
      </w:r>
    </w:p>
    <w:p w:rsidR="00000000" w:rsidDel="00000000" w:rsidP="00000000" w:rsidRDefault="00000000" w:rsidRPr="00000000" w14:paraId="0000005B">
      <w:pPr>
        <w:numPr>
          <w:ilvl w:val="0"/>
          <w:numId w:val="5"/>
        </w:numPr>
        <w:ind w:left="720" w:hanging="360"/>
        <w:rPr>
          <w:u w:val="none"/>
        </w:rPr>
      </w:pPr>
      <w:hyperlink r:id="rId9">
        <w:r w:rsidDel="00000000" w:rsidR="00000000" w:rsidRPr="00000000">
          <w:rPr>
            <w:color w:val="1155cc"/>
            <w:u w:val="single"/>
            <w:rtl w:val="0"/>
          </w:rPr>
          <w:t xml:space="preserve">The Anterior Cingulate Cortex Predicts Future States to Mediate Model-Based Action Selection</w:t>
        </w:r>
      </w:hyperlink>
      <w:r w:rsidDel="00000000" w:rsidR="00000000" w:rsidRPr="00000000">
        <w:rPr>
          <w:rtl w:val="0"/>
        </w:rPr>
      </w:r>
    </w:p>
    <w:p w:rsidR="00000000" w:rsidDel="00000000" w:rsidP="00000000" w:rsidRDefault="00000000" w:rsidRPr="00000000" w14:paraId="0000005C">
      <w:pPr>
        <w:numPr>
          <w:ilvl w:val="0"/>
          <w:numId w:val="5"/>
        </w:numPr>
        <w:ind w:left="720" w:hanging="360"/>
        <w:rPr>
          <w:u w:val="none"/>
        </w:rPr>
      </w:pPr>
      <w:hyperlink r:id="rId10">
        <w:r w:rsidDel="00000000" w:rsidR="00000000" w:rsidRPr="00000000">
          <w:rPr>
            <w:color w:val="1155cc"/>
            <w:u w:val="single"/>
            <w:rtl w:val="0"/>
          </w:rPr>
          <w:t xml:space="preserve">Emergence of reproducible spatiotemporal activity during motor learning | Nature</w:t>
        </w:r>
      </w:hyperlink>
      <w:r w:rsidDel="00000000" w:rsidR="00000000" w:rsidRPr="00000000">
        <w:rPr>
          <w:rtl w:val="0"/>
        </w:rPr>
      </w:r>
    </w:p>
    <w:p w:rsidR="00000000" w:rsidDel="00000000" w:rsidP="00000000" w:rsidRDefault="00000000" w:rsidRPr="00000000" w14:paraId="0000005D">
      <w:pPr>
        <w:numPr>
          <w:ilvl w:val="0"/>
          <w:numId w:val="5"/>
        </w:numPr>
        <w:ind w:left="720" w:hanging="360"/>
        <w:rPr>
          <w:u w:val="none"/>
        </w:rPr>
      </w:pPr>
      <w:hyperlink r:id="rId11">
        <w:r w:rsidDel="00000000" w:rsidR="00000000" w:rsidRPr="00000000">
          <w:rPr>
            <w:color w:val="1155cc"/>
            <w:u w:val="single"/>
            <w:rtl w:val="0"/>
          </w:rPr>
          <w:t xml:space="preserve">The multiple effects of practice: skill, habit and reduced cognitive load - ScienceDirect</w:t>
        </w:r>
      </w:hyperlink>
      <w:r w:rsidDel="00000000" w:rsidR="00000000" w:rsidRPr="00000000">
        <w:rPr>
          <w:rtl w:val="0"/>
        </w:rPr>
      </w:r>
    </w:p>
    <w:p w:rsidR="00000000" w:rsidDel="00000000" w:rsidP="00000000" w:rsidRDefault="00000000" w:rsidRPr="00000000" w14:paraId="0000005E">
      <w:pPr>
        <w:numPr>
          <w:ilvl w:val="0"/>
          <w:numId w:val="5"/>
        </w:numPr>
        <w:ind w:left="720" w:hanging="360"/>
        <w:rPr>
          <w:u w:val="none"/>
        </w:rPr>
      </w:pPr>
      <w:hyperlink r:id="rId12">
        <w:r w:rsidDel="00000000" w:rsidR="00000000" w:rsidRPr="00000000">
          <w:rPr>
            <w:color w:val="1155cc"/>
            <w:u w:val="single"/>
            <w:rtl w:val="0"/>
          </w:rPr>
          <w:t xml:space="preserve">Are We Ready for a Natural History of Motor Learning? - ScienceDirect</w:t>
        </w:r>
      </w:hyperlink>
      <w:r w:rsidDel="00000000" w:rsidR="00000000" w:rsidRPr="00000000">
        <w:rPr>
          <w:rtl w:val="0"/>
        </w:rPr>
      </w:r>
    </w:p>
    <w:p w:rsidR="00000000" w:rsidDel="00000000" w:rsidP="00000000" w:rsidRDefault="00000000" w:rsidRPr="00000000" w14:paraId="0000005F">
      <w:pPr>
        <w:numPr>
          <w:ilvl w:val="0"/>
          <w:numId w:val="5"/>
        </w:numPr>
        <w:ind w:left="720" w:hanging="360"/>
        <w:rPr>
          <w:u w:val="none"/>
        </w:rPr>
      </w:pPr>
      <w:hyperlink r:id="rId13">
        <w:r w:rsidDel="00000000" w:rsidR="00000000" w:rsidRPr="00000000">
          <w:rPr>
            <w:color w:val="1155cc"/>
            <w:u w:val="single"/>
            <w:rtl w:val="0"/>
          </w:rPr>
          <w:t xml:space="preserve">Motor skill learning between selection and execution - ScienceDirect</w:t>
        </w:r>
      </w:hyperlink>
      <w:r w:rsidDel="00000000" w:rsidR="00000000" w:rsidRPr="00000000">
        <w:rPr>
          <w:rtl w:val="0"/>
        </w:rPr>
      </w:r>
    </w:p>
    <w:p w:rsidR="00000000" w:rsidDel="00000000" w:rsidP="00000000" w:rsidRDefault="00000000" w:rsidRPr="00000000" w14:paraId="00000060">
      <w:pPr>
        <w:numPr>
          <w:ilvl w:val="0"/>
          <w:numId w:val="5"/>
        </w:numPr>
        <w:ind w:left="720" w:hanging="360"/>
        <w:rPr>
          <w:u w:val="none"/>
        </w:rPr>
      </w:pPr>
      <w:hyperlink r:id="rId14">
        <w:r w:rsidDel="00000000" w:rsidR="00000000" w:rsidRPr="00000000">
          <w:rPr>
            <w:color w:val="1155cc"/>
            <w:u w:val="single"/>
            <w:rtl w:val="0"/>
          </w:rPr>
          <w:t xml:space="preserve">Improvements in the Signal-to-Noise Ratio of Motor Cortex Cells Distinguish Early versus Late Phases of Motor Skill Learning | Journal of Neuroscience</w:t>
        </w:r>
      </w:hyperlink>
      <w:r w:rsidDel="00000000" w:rsidR="00000000" w:rsidRPr="00000000">
        <w:rPr>
          <w:rtl w:val="0"/>
        </w:rPr>
      </w:r>
    </w:p>
    <w:p w:rsidR="00000000" w:rsidDel="00000000" w:rsidP="00000000" w:rsidRDefault="00000000" w:rsidRPr="00000000" w14:paraId="00000061">
      <w:pPr>
        <w:numPr>
          <w:ilvl w:val="0"/>
          <w:numId w:val="5"/>
        </w:numPr>
        <w:ind w:left="720" w:hanging="360"/>
        <w:rPr>
          <w:u w:val="none"/>
        </w:rPr>
      </w:pPr>
      <w:hyperlink r:id="rId15">
        <w:r w:rsidDel="00000000" w:rsidR="00000000" w:rsidRPr="00000000">
          <w:rPr>
            <w:color w:val="1155cc"/>
            <w:u w:val="single"/>
            <w:rtl w:val="0"/>
          </w:rPr>
          <w:t xml:space="preserve">Temporally Precise Cell-Specific Coherence Develops in Corticostriatal Networks during Learning - ScienceDirect</w:t>
        </w:r>
      </w:hyperlink>
      <w:r w:rsidDel="00000000" w:rsidR="00000000" w:rsidRPr="00000000">
        <w:rPr>
          <w:rtl w:val="0"/>
        </w:rPr>
      </w:r>
    </w:p>
    <w:p w:rsidR="00000000" w:rsidDel="00000000" w:rsidP="00000000" w:rsidRDefault="00000000" w:rsidRPr="00000000" w14:paraId="00000062">
      <w:pPr>
        <w:numPr>
          <w:ilvl w:val="0"/>
          <w:numId w:val="5"/>
        </w:numPr>
        <w:ind w:left="720" w:hanging="360"/>
        <w:rPr>
          <w:u w:val="none"/>
        </w:rPr>
      </w:pPr>
      <w:hyperlink r:id="rId16">
        <w:r w:rsidDel="00000000" w:rsidR="00000000" w:rsidRPr="00000000">
          <w:rPr>
            <w:color w:val="1155cc"/>
            <w:u w:val="single"/>
            <w:rtl w:val="0"/>
          </w:rPr>
          <w:t xml:space="preserve">Article Transformation of Cortex-wide Emergent Properties during Motor Learning</w:t>
        </w:r>
      </w:hyperlink>
      <w:r w:rsidDel="00000000" w:rsidR="00000000" w:rsidRPr="00000000">
        <w:rPr>
          <w:rtl w:val="0"/>
        </w:rPr>
      </w:r>
    </w:p>
    <w:p w:rsidR="00000000" w:rsidDel="00000000" w:rsidP="00000000" w:rsidRDefault="00000000" w:rsidRPr="00000000" w14:paraId="00000063">
      <w:pPr>
        <w:numPr>
          <w:ilvl w:val="0"/>
          <w:numId w:val="5"/>
        </w:numPr>
        <w:ind w:left="720" w:hanging="360"/>
        <w:rPr>
          <w:u w:val="none"/>
        </w:rPr>
      </w:pPr>
      <w:hyperlink r:id="rId17">
        <w:r w:rsidDel="00000000" w:rsidR="00000000" w:rsidRPr="00000000">
          <w:rPr>
            <w:color w:val="1155cc"/>
            <w:u w:val="single"/>
            <w:rtl w:val="0"/>
          </w:rPr>
          <w:t xml:space="preserve">Single-trial cross-area neural population dynamics during long-term skill learning | Nature Communications</w:t>
        </w:r>
      </w:hyperlink>
      <w:r w:rsidDel="00000000" w:rsidR="00000000" w:rsidRPr="00000000">
        <w:rPr>
          <w:rtl w:val="0"/>
        </w:rPr>
      </w:r>
    </w:p>
    <w:p w:rsidR="00000000" w:rsidDel="00000000" w:rsidP="00000000" w:rsidRDefault="00000000" w:rsidRPr="00000000" w14:paraId="00000064">
      <w:pPr>
        <w:numPr>
          <w:ilvl w:val="0"/>
          <w:numId w:val="5"/>
        </w:numPr>
        <w:ind w:left="720" w:hanging="360"/>
        <w:rPr>
          <w:u w:val="none"/>
        </w:rPr>
      </w:pPr>
      <w:r w:rsidDel="00000000" w:rsidR="00000000" w:rsidRPr="00000000">
        <w:rPr>
          <w:rtl w:val="0"/>
        </w:rPr>
      </w:r>
    </w:p>
    <w:p w:rsidR="00000000" w:rsidDel="00000000" w:rsidP="00000000" w:rsidRDefault="00000000" w:rsidRPr="00000000" w14:paraId="00000065">
      <w:pPr>
        <w:numPr>
          <w:ilvl w:val="0"/>
          <w:numId w:val="5"/>
        </w:numPr>
        <w:ind w:left="720" w:hanging="360"/>
        <w:rPr>
          <w:u w:val="none"/>
        </w:rPr>
      </w:pP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sciencedirect.com/science/article/pii/S2352154617301018" TargetMode="External"/><Relationship Id="rId10" Type="http://schemas.openxmlformats.org/officeDocument/2006/relationships/hyperlink" Target="https://www.nature.com/articles/nature13235" TargetMode="External"/><Relationship Id="rId13" Type="http://schemas.openxmlformats.org/officeDocument/2006/relationships/hyperlink" Target="https://www.sciencedirect.com/science/article/pii/S1364661315000273" TargetMode="External"/><Relationship Id="rId12" Type="http://schemas.openxmlformats.org/officeDocument/2006/relationships/hyperlink" Target="https://www.sciencedirect.com/science/article/pii/S089662731100929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ciencedirect.com/science/article/pii/S0896627320308096" TargetMode="External"/><Relationship Id="rId15" Type="http://schemas.openxmlformats.org/officeDocument/2006/relationships/hyperlink" Target="https://www.sciencedirect.com/science/article/pii/S0896627313005631" TargetMode="External"/><Relationship Id="rId14" Type="http://schemas.openxmlformats.org/officeDocument/2006/relationships/hyperlink" Target="https://www.jneurosci.org/content/24/24/5560" TargetMode="External"/><Relationship Id="rId17" Type="http://schemas.openxmlformats.org/officeDocument/2006/relationships/hyperlink" Target="https://www.nature.com/articles/s41467-020-17902-1" TargetMode="External"/><Relationship Id="rId16" Type="http://schemas.openxmlformats.org/officeDocument/2006/relationships/hyperlink" Target="https://www.sciencedirect.com/science/article/pii/S0896627317303410" TargetMode="External"/><Relationship Id="rId5" Type="http://schemas.openxmlformats.org/officeDocument/2006/relationships/styles" Target="styles.xml"/><Relationship Id="rId6" Type="http://schemas.openxmlformats.org/officeDocument/2006/relationships/hyperlink" Target="https://pmc.ncbi.nlm.nih.gov/articles/PMC4526748/" TargetMode="External"/><Relationship Id="rId7" Type="http://schemas.openxmlformats.org/officeDocument/2006/relationships/hyperlink" Target="https://onlinelibrary.wiley.com/doi/10.1111/j.1460-9568.2005.04218.x" TargetMode="External"/><Relationship Id="rId8" Type="http://schemas.openxmlformats.org/officeDocument/2006/relationships/hyperlink" Target="https://www.frontiersin.org/journals/systems-neuroscience/articles/10.3389/fnsys.2019.00028/fu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